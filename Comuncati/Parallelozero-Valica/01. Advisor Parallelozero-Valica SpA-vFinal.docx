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FDA81" w14:textId="77777777" w:rsidR="00DB6C84" w:rsidRDefault="00DB6C84">
      <w:pPr>
        <w:rPr>
          <w:rFonts w:ascii="Helvetica Neue" w:eastAsia="Helvetica Neue" w:hAnsi="Helvetica Neue" w:cs="Helvetica Neue"/>
          <w:b/>
          <w:color w:val="1D1C1D"/>
          <w:sz w:val="32"/>
          <w:szCs w:val="32"/>
        </w:rPr>
      </w:pPr>
    </w:p>
    <w:p w14:paraId="2F1E4D72" w14:textId="77777777" w:rsidR="00DB6C84" w:rsidRDefault="00000000">
      <w:pPr>
        <w:ind w:left="-566" w:right="-607"/>
        <w:jc w:val="center"/>
        <w:rPr>
          <w:rFonts w:ascii="Helvetica Neue" w:eastAsia="Helvetica Neue" w:hAnsi="Helvetica Neue" w:cs="Helvetica Neue"/>
          <w:b/>
          <w:color w:val="1D1C1D"/>
          <w:sz w:val="32"/>
          <w:szCs w:val="32"/>
        </w:rPr>
      </w:pPr>
      <w:r>
        <w:rPr>
          <w:rFonts w:ascii="Helvetica Neue" w:eastAsia="Helvetica Neue" w:hAnsi="Helvetica Neue" w:cs="Helvetica Neue"/>
          <w:b/>
          <w:color w:val="1D1C1D"/>
          <w:sz w:val="32"/>
          <w:szCs w:val="32"/>
        </w:rPr>
        <w:t xml:space="preserve">Ant Capital è Advisor dell’acquisizione </w:t>
      </w:r>
    </w:p>
    <w:p w14:paraId="388DEC4D" w14:textId="77777777" w:rsidR="00DB6C84" w:rsidRDefault="00000000">
      <w:pPr>
        <w:ind w:left="-566" w:right="-607"/>
        <w:jc w:val="center"/>
        <w:rPr>
          <w:rFonts w:ascii="Helvetica Neue" w:eastAsia="Helvetica Neue" w:hAnsi="Helvetica Neue" w:cs="Helvetica Neue"/>
          <w:b/>
          <w:color w:val="1D1C1D"/>
          <w:sz w:val="32"/>
          <w:szCs w:val="32"/>
        </w:rPr>
      </w:pPr>
      <w:r>
        <w:rPr>
          <w:rFonts w:ascii="Helvetica Neue" w:eastAsia="Helvetica Neue" w:hAnsi="Helvetica Neue" w:cs="Helvetica Neue"/>
          <w:b/>
          <w:color w:val="1D1C1D"/>
          <w:sz w:val="32"/>
          <w:szCs w:val="32"/>
        </w:rPr>
        <w:t xml:space="preserve">di </w:t>
      </w:r>
      <w:proofErr w:type="spellStart"/>
      <w:r>
        <w:rPr>
          <w:rFonts w:ascii="Helvetica Neue" w:eastAsia="Helvetica Neue" w:hAnsi="Helvetica Neue" w:cs="Helvetica Neue"/>
          <w:b/>
          <w:color w:val="1D1C1D"/>
          <w:sz w:val="32"/>
          <w:szCs w:val="32"/>
        </w:rPr>
        <w:t>Parallelozero</w:t>
      </w:r>
      <w:proofErr w:type="spellEnd"/>
      <w:r>
        <w:rPr>
          <w:rFonts w:ascii="Helvetica Neue" w:eastAsia="Helvetica Neue" w:hAnsi="Helvetica Neue" w:cs="Helvetica Neue"/>
          <w:b/>
          <w:color w:val="1D1C1D"/>
          <w:sz w:val="32"/>
          <w:szCs w:val="32"/>
        </w:rPr>
        <w:t xml:space="preserve"> da parte di Valica S.p.A.</w:t>
      </w:r>
    </w:p>
    <w:p w14:paraId="37AF104D" w14:textId="77777777" w:rsidR="00DB6C84" w:rsidRDefault="00DB6C84">
      <w:pPr>
        <w:ind w:left="-566" w:right="-607"/>
        <w:jc w:val="center"/>
        <w:rPr>
          <w:rFonts w:ascii="Helvetica Neue" w:eastAsia="Helvetica Neue" w:hAnsi="Helvetica Neue" w:cs="Helvetica Neue"/>
          <w:b/>
          <w:color w:val="1D1C1D"/>
          <w:sz w:val="24"/>
          <w:szCs w:val="24"/>
        </w:rPr>
      </w:pPr>
    </w:p>
    <w:p w14:paraId="52113B01" w14:textId="77777777" w:rsidR="00DB6C84" w:rsidRDefault="00000000">
      <w:pPr>
        <w:ind w:left="-566" w:right="-607"/>
        <w:jc w:val="center"/>
        <w:rPr>
          <w:rFonts w:ascii="Helvetica Neue" w:eastAsia="Helvetica Neue" w:hAnsi="Helvetica Neue" w:cs="Helvetica Neue"/>
          <w:i/>
          <w:color w:val="1D1C1D"/>
          <w:sz w:val="24"/>
          <w:szCs w:val="24"/>
        </w:rPr>
      </w:pPr>
      <w:r>
        <w:rPr>
          <w:rFonts w:ascii="Helvetica Neue" w:eastAsia="Helvetica Neue" w:hAnsi="Helvetica Neue" w:cs="Helvetica Neue"/>
          <w:i/>
          <w:color w:val="1D1C1D"/>
          <w:sz w:val="24"/>
          <w:szCs w:val="24"/>
        </w:rPr>
        <w:t xml:space="preserve">La società di </w:t>
      </w:r>
      <w:proofErr w:type="spellStart"/>
      <w:r>
        <w:rPr>
          <w:rFonts w:ascii="Helvetica Neue" w:eastAsia="Helvetica Neue" w:hAnsi="Helvetica Neue" w:cs="Helvetica Neue"/>
          <w:i/>
          <w:color w:val="1D1C1D"/>
          <w:sz w:val="24"/>
          <w:szCs w:val="24"/>
        </w:rPr>
        <w:t>Advisory</w:t>
      </w:r>
      <w:proofErr w:type="spellEnd"/>
      <w:r>
        <w:rPr>
          <w:rFonts w:ascii="Helvetica Neue" w:eastAsia="Helvetica Neue" w:hAnsi="Helvetica Neue" w:cs="Helvetica Neue"/>
          <w:i/>
          <w:color w:val="1D1C1D"/>
          <w:sz w:val="24"/>
          <w:szCs w:val="24"/>
        </w:rPr>
        <w:t xml:space="preserve"> indipendente milanese, guidata da Antonio Urselli, ha assistito in esclusiva </w:t>
      </w:r>
      <w:proofErr w:type="spellStart"/>
      <w:r>
        <w:rPr>
          <w:rFonts w:ascii="Helvetica Neue" w:eastAsia="Helvetica Neue" w:hAnsi="Helvetica Neue" w:cs="Helvetica Neue"/>
          <w:i/>
          <w:color w:val="1D1C1D"/>
          <w:sz w:val="24"/>
          <w:szCs w:val="24"/>
        </w:rPr>
        <w:t>Parallelozero</w:t>
      </w:r>
      <w:proofErr w:type="spellEnd"/>
      <w:r>
        <w:rPr>
          <w:rFonts w:ascii="Helvetica Neue" w:eastAsia="Helvetica Neue" w:hAnsi="Helvetica Neue" w:cs="Helvetica Neue"/>
          <w:i/>
          <w:color w:val="1D1C1D"/>
          <w:sz w:val="24"/>
          <w:szCs w:val="24"/>
        </w:rPr>
        <w:t xml:space="preserve"> nell’operazione di acquisizione del 100% da parte di Valica S.p.A.</w:t>
      </w:r>
    </w:p>
    <w:p w14:paraId="7A1177D1" w14:textId="77777777" w:rsidR="00DB6C84" w:rsidRDefault="00DB6C84">
      <w:pPr>
        <w:jc w:val="center"/>
        <w:rPr>
          <w:rFonts w:ascii="Helvetica Neue" w:eastAsia="Helvetica Neue" w:hAnsi="Helvetica Neue" w:cs="Helvetica Neue"/>
          <w:i/>
          <w:color w:val="1D1C1D"/>
          <w:sz w:val="24"/>
          <w:szCs w:val="24"/>
        </w:rPr>
      </w:pPr>
    </w:p>
    <w:p w14:paraId="0B2E80B2" w14:textId="77777777" w:rsidR="00DB6C84" w:rsidRDefault="00DB6C84">
      <w:pPr>
        <w:rPr>
          <w:rFonts w:ascii="Helvetica Neue" w:eastAsia="Helvetica Neue" w:hAnsi="Helvetica Neue" w:cs="Helvetica Neue"/>
          <w:color w:val="1D1C1D"/>
        </w:rPr>
      </w:pPr>
    </w:p>
    <w:p w14:paraId="120BD235" w14:textId="77777777" w:rsidR="00DB6C84" w:rsidRDefault="00000000">
      <w:pPr>
        <w:jc w:val="both"/>
        <w:rPr>
          <w:rFonts w:ascii="Helvetica Neue" w:eastAsia="Helvetica Neue" w:hAnsi="Helvetica Neue" w:cs="Helvetica Neue"/>
          <w:color w:val="1D1C1D"/>
        </w:rPr>
      </w:pPr>
      <w:r>
        <w:rPr>
          <w:rFonts w:ascii="Helvetica Neue" w:eastAsia="Helvetica Neue" w:hAnsi="Helvetica Neue" w:cs="Helvetica Neue"/>
          <w:i/>
          <w:color w:val="1D1C1D"/>
        </w:rPr>
        <w:t xml:space="preserve">6 </w:t>
      </w:r>
      <w:proofErr w:type="gramStart"/>
      <w:r>
        <w:rPr>
          <w:rFonts w:ascii="Helvetica Neue" w:eastAsia="Helvetica Neue" w:hAnsi="Helvetica Neue" w:cs="Helvetica Neue"/>
          <w:i/>
          <w:color w:val="1D1C1D"/>
        </w:rPr>
        <w:t>Agosto</w:t>
      </w:r>
      <w:proofErr w:type="gramEnd"/>
      <w:r>
        <w:rPr>
          <w:rFonts w:ascii="Helvetica Neue" w:eastAsia="Helvetica Neue" w:hAnsi="Helvetica Neue" w:cs="Helvetica Neue"/>
          <w:i/>
          <w:color w:val="1D1C1D"/>
        </w:rPr>
        <w:t xml:space="preserve"> 2024</w:t>
      </w:r>
      <w:r>
        <w:rPr>
          <w:rFonts w:ascii="Helvetica Neue" w:eastAsia="Helvetica Neue" w:hAnsi="Helvetica Neue" w:cs="Helvetica Neue"/>
          <w:color w:val="1D1C1D"/>
        </w:rPr>
        <w:t xml:space="preserve"> - </w:t>
      </w:r>
      <w:r>
        <w:rPr>
          <w:rFonts w:ascii="Helvetica Neue" w:eastAsia="Helvetica Neue" w:hAnsi="Helvetica Neue" w:cs="Helvetica Neue"/>
          <w:b/>
          <w:color w:val="1D1C1D"/>
        </w:rPr>
        <w:t>Valica S.p.A.</w:t>
      </w:r>
      <w:r>
        <w:rPr>
          <w:rFonts w:ascii="Helvetica Neue" w:eastAsia="Helvetica Neue" w:hAnsi="Helvetica Neue" w:cs="Helvetica Neue"/>
          <w:color w:val="1D1C1D"/>
        </w:rPr>
        <w:t>, leader di settore nel marketing tecnologico e specializzata in turismo ed enogastronomia, ha siglato un accordo per l’</w:t>
      </w:r>
      <w:r>
        <w:rPr>
          <w:rFonts w:ascii="Helvetica Neue" w:eastAsia="Helvetica Neue" w:hAnsi="Helvetica Neue" w:cs="Helvetica Neue"/>
          <w:b/>
          <w:color w:val="1D1C1D"/>
        </w:rPr>
        <w:t xml:space="preserve">acquisizione del 100% </w:t>
      </w:r>
      <w:r>
        <w:rPr>
          <w:rFonts w:ascii="Helvetica Neue" w:eastAsia="Helvetica Neue" w:hAnsi="Helvetica Neue" w:cs="Helvetica Neue"/>
          <w:color w:val="1D1C1D"/>
        </w:rPr>
        <w:t xml:space="preserve">di </w:t>
      </w:r>
      <w:proofErr w:type="spellStart"/>
      <w:r>
        <w:rPr>
          <w:rFonts w:ascii="Helvetica Neue" w:eastAsia="Helvetica Neue" w:hAnsi="Helvetica Neue" w:cs="Helvetica Neue"/>
          <w:b/>
          <w:color w:val="1D1C1D"/>
        </w:rPr>
        <w:t>Parallelozero</w:t>
      </w:r>
      <w:proofErr w:type="spellEnd"/>
      <w:r>
        <w:rPr>
          <w:rFonts w:ascii="Helvetica Neue" w:eastAsia="Helvetica Neue" w:hAnsi="Helvetica Neue" w:cs="Helvetica Neue"/>
          <w:b/>
          <w:color w:val="1D1C1D"/>
        </w:rPr>
        <w:t xml:space="preserve"> S.r.l.</w:t>
      </w:r>
      <w:r>
        <w:rPr>
          <w:rFonts w:ascii="Helvetica Neue" w:eastAsia="Helvetica Neue" w:hAnsi="Helvetica Neue" w:cs="Helvetica Neue"/>
          <w:color w:val="1D1C1D"/>
        </w:rPr>
        <w:t>, nata nel 2007 come agenzia fotogiornalistica internazionale e oggi agenzia di comunicazione con un focus nella consulenza strategica per il mercato digitale.</w:t>
      </w:r>
    </w:p>
    <w:p w14:paraId="6A8BEECD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15552D7B" w14:textId="77777777" w:rsidR="00DB6C84" w:rsidRDefault="00000000">
      <w:pPr>
        <w:jc w:val="both"/>
        <w:rPr>
          <w:rFonts w:ascii="Helvetica Neue" w:eastAsia="Helvetica Neue" w:hAnsi="Helvetica Neue" w:cs="Helvetica Neue"/>
          <w:b/>
          <w:color w:val="1D1C1D"/>
        </w:rPr>
      </w:pPr>
      <w:r>
        <w:rPr>
          <w:rFonts w:ascii="Helvetica Neue" w:eastAsia="Helvetica Neue" w:hAnsi="Helvetica Neue" w:cs="Helvetica Neue"/>
          <w:b/>
          <w:color w:val="1D1C1D"/>
        </w:rPr>
        <w:t>Gli advisor e i consulenti legali coinvolti nel processo di acquisizione</w:t>
      </w:r>
    </w:p>
    <w:p w14:paraId="7FBE7696" w14:textId="77777777" w:rsidR="00DB6C84" w:rsidRDefault="00DB6C84">
      <w:pPr>
        <w:jc w:val="both"/>
        <w:rPr>
          <w:rFonts w:ascii="Helvetica Neue" w:eastAsia="Helvetica Neue" w:hAnsi="Helvetica Neue" w:cs="Helvetica Neue"/>
          <w:b/>
          <w:color w:val="1D1C1D"/>
        </w:rPr>
      </w:pPr>
    </w:p>
    <w:p w14:paraId="14932706" w14:textId="77777777" w:rsidR="00BB7648" w:rsidRDefault="00000000">
      <w:pPr>
        <w:jc w:val="both"/>
        <w:rPr>
          <w:ins w:id="0" w:author="Antonio Urselli" w:date="2024-08-07T11:03:00Z" w16du:dateUtc="2024-08-07T09:03:00Z"/>
          <w:rFonts w:ascii="Helvetica Neue" w:eastAsia="Helvetica Neue" w:hAnsi="Helvetica Neue" w:cs="Helvetica Neue"/>
          <w:color w:val="1D1C1D"/>
        </w:rPr>
      </w:pPr>
      <w:r>
        <w:rPr>
          <w:rFonts w:ascii="Helvetica Neue" w:eastAsia="Helvetica Neue" w:hAnsi="Helvetica Neue" w:cs="Helvetica Neue"/>
          <w:color w:val="1D1C1D"/>
        </w:rPr>
        <w:t xml:space="preserve">Nel corso dell’acquisizione, la società di consulenza meneghina </w:t>
      </w:r>
      <w:r>
        <w:rPr>
          <w:rFonts w:ascii="Helvetica Neue" w:eastAsia="Helvetica Neue" w:hAnsi="Helvetica Neue" w:cs="Helvetica Neue"/>
          <w:b/>
          <w:color w:val="1D1C1D"/>
        </w:rPr>
        <w:t xml:space="preserve">Ant Capital, fondata da Antonio Urselli, ha assunto il ruolo di advisor finanziario esclusivo di </w:t>
      </w:r>
      <w:proofErr w:type="spellStart"/>
      <w:r>
        <w:rPr>
          <w:rFonts w:ascii="Helvetica Neue" w:eastAsia="Helvetica Neue" w:hAnsi="Helvetica Neue" w:cs="Helvetica Neue"/>
          <w:b/>
          <w:color w:val="1D1C1D"/>
        </w:rPr>
        <w:t>Parallelozero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. Oltre ad Antonio Urselli l’operazione è stata gestita </w:t>
      </w:r>
      <w:proofErr w:type="gramStart"/>
      <w:r>
        <w:rPr>
          <w:rFonts w:ascii="Helvetica Neue" w:eastAsia="Helvetica Neue" w:hAnsi="Helvetica Neue" w:cs="Helvetica Neue"/>
          <w:color w:val="1D1C1D"/>
        </w:rPr>
        <w:t>dal team composto</w:t>
      </w:r>
      <w:proofErr w:type="gramEnd"/>
      <w:r>
        <w:rPr>
          <w:rFonts w:ascii="Helvetica Neue" w:eastAsia="Helvetica Neue" w:hAnsi="Helvetica Neue" w:cs="Helvetica Neue"/>
          <w:color w:val="1D1C1D"/>
        </w:rPr>
        <w:t xml:space="preserve"> da </w:t>
      </w:r>
      <w:r>
        <w:rPr>
          <w:rFonts w:ascii="Helvetica Neue" w:eastAsia="Helvetica Neue" w:hAnsi="Helvetica Neue" w:cs="Helvetica Neue"/>
          <w:b/>
          <w:color w:val="1D1C1D"/>
        </w:rPr>
        <w:t>Stefano De Pascale</w:t>
      </w:r>
      <w:r>
        <w:rPr>
          <w:rFonts w:ascii="Helvetica Neue" w:eastAsia="Helvetica Neue" w:hAnsi="Helvetica Neue" w:cs="Helvetica Neue"/>
          <w:color w:val="1D1C1D"/>
        </w:rPr>
        <w:t xml:space="preserve">, Vice </w:t>
      </w:r>
      <w:proofErr w:type="spellStart"/>
      <w:r>
        <w:rPr>
          <w:rFonts w:ascii="Helvetica Neue" w:eastAsia="Helvetica Neue" w:hAnsi="Helvetica Neue" w:cs="Helvetica Neue"/>
          <w:color w:val="1D1C1D"/>
        </w:rPr>
        <w:t>President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, </w:t>
      </w:r>
      <w:r>
        <w:rPr>
          <w:rFonts w:ascii="Helvetica Neue" w:eastAsia="Helvetica Neue" w:hAnsi="Helvetica Neue" w:cs="Helvetica Neue"/>
          <w:b/>
          <w:color w:val="1D1C1D"/>
        </w:rPr>
        <w:t>Alessandro Serati</w:t>
      </w:r>
      <w:r>
        <w:rPr>
          <w:rFonts w:ascii="Helvetica Neue" w:eastAsia="Helvetica Neue" w:hAnsi="Helvetica Neue" w:cs="Helvetica Neue"/>
          <w:color w:val="1D1C1D"/>
        </w:rPr>
        <w:t xml:space="preserve">, Associate, e </w:t>
      </w:r>
      <w:r>
        <w:rPr>
          <w:rFonts w:ascii="Helvetica Neue" w:eastAsia="Helvetica Neue" w:hAnsi="Helvetica Neue" w:cs="Helvetica Neue"/>
          <w:b/>
          <w:color w:val="1D1C1D"/>
        </w:rPr>
        <w:t>Luca Puglisi</w:t>
      </w:r>
      <w:r>
        <w:rPr>
          <w:rFonts w:ascii="Helvetica Neue" w:eastAsia="Helvetica Neue" w:hAnsi="Helvetica Neue" w:cs="Helvetica Neue"/>
          <w:color w:val="1D1C1D"/>
        </w:rPr>
        <w:t xml:space="preserve">, Analyst. </w:t>
      </w:r>
      <w:del w:id="1" w:author="Antonio Urselli" w:date="2024-08-07T11:03:00Z" w16du:dateUtc="2024-08-07T09:03:00Z">
        <w:r w:rsidDel="00BB7648">
          <w:rPr>
            <w:rFonts w:ascii="Helvetica Neue" w:eastAsia="Helvetica Neue" w:hAnsi="Helvetica Neue" w:cs="Helvetica Neue"/>
            <w:color w:val="1D1C1D"/>
          </w:rPr>
          <w:delText>Inoltre,</w:delText>
        </w:r>
      </w:del>
      <w:r>
        <w:rPr>
          <w:rFonts w:ascii="Helvetica Neue" w:eastAsia="Helvetica Neue" w:hAnsi="Helvetica Neue" w:cs="Helvetica Neue"/>
          <w:color w:val="1D1C1D"/>
        </w:rPr>
        <w:t xml:space="preserve"> </w:t>
      </w:r>
    </w:p>
    <w:p w14:paraId="2D6EDC18" w14:textId="77777777" w:rsidR="00BB7648" w:rsidRDefault="00BB7648">
      <w:pPr>
        <w:jc w:val="both"/>
        <w:rPr>
          <w:ins w:id="2" w:author="Antonio Urselli" w:date="2024-08-07T11:04:00Z" w16du:dateUtc="2024-08-07T09:04:00Z"/>
          <w:rFonts w:ascii="Helvetica Neue" w:eastAsia="Helvetica Neue" w:hAnsi="Helvetica Neue" w:cs="Helvetica Neue"/>
          <w:color w:val="1D1C1D"/>
        </w:rPr>
      </w:pPr>
    </w:p>
    <w:p w14:paraId="6DFC1408" w14:textId="249619F7" w:rsidR="00BB7648" w:rsidRDefault="00BB7648">
      <w:pPr>
        <w:jc w:val="both"/>
        <w:rPr>
          <w:ins w:id="3" w:author="Antonio Urselli" w:date="2024-08-07T11:02:00Z" w16du:dateUtc="2024-08-07T09:02:00Z"/>
          <w:rFonts w:ascii="Helvetica Neue" w:eastAsia="Helvetica Neue" w:hAnsi="Helvetica Neue" w:cs="Helvetica Neue"/>
          <w:color w:val="1D1C1D"/>
        </w:rPr>
      </w:pPr>
      <w:proofErr w:type="spellStart"/>
      <w:ins w:id="4" w:author="Antonio Urselli" w:date="2024-08-07T11:00:00Z" w16du:dateUtc="2024-08-07T09:00:00Z">
        <w:r w:rsidRPr="00BB7648">
          <w:rPr>
            <w:rFonts w:ascii="Helvetica Neue" w:eastAsia="Helvetica Neue" w:hAnsi="Helvetica Neue" w:cs="Helvetica Neue"/>
            <w:color w:val="1D1C1D"/>
          </w:rPr>
          <w:t>Parallelozero</w:t>
        </w:r>
        <w:proofErr w:type="spellEnd"/>
        <w:r w:rsidRPr="00BB7648">
          <w:rPr>
            <w:rFonts w:ascii="Helvetica Neue" w:eastAsia="Helvetica Neue" w:hAnsi="Helvetica Neue" w:cs="Helvetica Neue"/>
            <w:color w:val="1D1C1D"/>
          </w:rPr>
          <w:t xml:space="preserve"> è stata assistita dallo studio legale </w:t>
        </w:r>
        <w:r w:rsidRPr="00BB7648">
          <w:rPr>
            <w:rFonts w:ascii="Helvetica Neue" w:eastAsia="Helvetica Neue" w:hAnsi="Helvetica Neue" w:cs="Helvetica Neue"/>
            <w:b/>
            <w:bCs/>
            <w:color w:val="1D1C1D"/>
            <w:rPrChange w:id="5" w:author="Antonio Urselli" w:date="2024-08-07T11:00:00Z" w16du:dateUtc="2024-08-07T09:00:00Z">
              <w:rPr>
                <w:rFonts w:ascii="Helvetica Neue" w:eastAsia="Helvetica Neue" w:hAnsi="Helvetica Neue" w:cs="Helvetica Neue"/>
                <w:color w:val="1D1C1D"/>
              </w:rPr>
            </w:rPrChange>
          </w:rPr>
          <w:t>Giovannelli e Associati</w:t>
        </w:r>
        <w:r w:rsidRPr="00BB7648">
          <w:rPr>
            <w:rFonts w:ascii="Helvetica Neue" w:eastAsia="Helvetica Neue" w:hAnsi="Helvetica Neue" w:cs="Helvetica Neue"/>
            <w:color w:val="1D1C1D"/>
          </w:rPr>
          <w:t xml:space="preserve">, con il socio </w:t>
        </w:r>
        <w:r w:rsidRPr="00BB7648">
          <w:rPr>
            <w:rFonts w:ascii="Helvetica Neue" w:eastAsia="Helvetica Neue" w:hAnsi="Helvetica Neue" w:cs="Helvetica Neue"/>
            <w:b/>
            <w:bCs/>
            <w:color w:val="1D1C1D"/>
            <w:rPrChange w:id="6" w:author="Antonio Urselli" w:date="2024-08-07T11:04:00Z" w16du:dateUtc="2024-08-07T09:04:00Z">
              <w:rPr>
                <w:rFonts w:ascii="Helvetica Neue" w:eastAsia="Helvetica Neue" w:hAnsi="Helvetica Neue" w:cs="Helvetica Neue"/>
                <w:color w:val="1D1C1D"/>
              </w:rPr>
            </w:rPrChange>
          </w:rPr>
          <w:t>Alessandro Giovannelli</w:t>
        </w:r>
        <w:r w:rsidRPr="00BB7648">
          <w:rPr>
            <w:rFonts w:ascii="Helvetica Neue" w:eastAsia="Helvetica Neue" w:hAnsi="Helvetica Neue" w:cs="Helvetica Neue"/>
            <w:color w:val="1D1C1D"/>
          </w:rPr>
          <w:t xml:space="preserve"> e la senior associate </w:t>
        </w:r>
        <w:r w:rsidRPr="00BB7648">
          <w:rPr>
            <w:rFonts w:ascii="Helvetica Neue" w:eastAsia="Helvetica Neue" w:hAnsi="Helvetica Neue" w:cs="Helvetica Neue"/>
            <w:b/>
            <w:bCs/>
            <w:color w:val="1D1C1D"/>
            <w:rPrChange w:id="7" w:author="Antonio Urselli" w:date="2024-08-07T11:04:00Z" w16du:dateUtc="2024-08-07T09:04:00Z">
              <w:rPr>
                <w:rFonts w:ascii="Helvetica Neue" w:eastAsia="Helvetica Neue" w:hAnsi="Helvetica Neue" w:cs="Helvetica Neue"/>
                <w:color w:val="1D1C1D"/>
              </w:rPr>
            </w:rPrChange>
          </w:rPr>
          <w:t>Serena Germani</w:t>
        </w:r>
      </w:ins>
      <w:ins w:id="8" w:author="Antonio Urselli" w:date="2024-08-07T11:02:00Z" w16du:dateUtc="2024-08-07T09:02:00Z">
        <w:r>
          <w:rPr>
            <w:rFonts w:ascii="Helvetica Neue" w:eastAsia="Helvetica Neue" w:hAnsi="Helvetica Neue" w:cs="Helvetica Neue"/>
            <w:color w:val="1D1C1D"/>
          </w:rPr>
          <w:t>.</w:t>
        </w:r>
      </w:ins>
    </w:p>
    <w:p w14:paraId="36B5AD66" w14:textId="77777777" w:rsidR="00BB7648" w:rsidRDefault="00BB7648">
      <w:pPr>
        <w:jc w:val="both"/>
        <w:rPr>
          <w:ins w:id="9" w:author="Antonio Urselli" w:date="2024-08-07T11:03:00Z" w16du:dateUtc="2024-08-07T09:03:00Z"/>
          <w:rFonts w:ascii="Helvetica Neue" w:eastAsia="Helvetica Neue" w:hAnsi="Helvetica Neue" w:cs="Helvetica Neue"/>
          <w:color w:val="1D1C1D"/>
        </w:rPr>
      </w:pPr>
    </w:p>
    <w:p w14:paraId="1E8F266E" w14:textId="6145D86B" w:rsidR="00BB7648" w:rsidRDefault="00BB7648">
      <w:pPr>
        <w:jc w:val="both"/>
        <w:rPr>
          <w:ins w:id="10" w:author="Antonio Urselli" w:date="2024-08-07T11:02:00Z" w16du:dateUtc="2024-08-07T09:02:00Z"/>
          <w:rFonts w:ascii="Helvetica Neue" w:eastAsia="Helvetica Neue" w:hAnsi="Helvetica Neue" w:cs="Helvetica Neue"/>
          <w:color w:val="1D1C1D"/>
        </w:rPr>
      </w:pPr>
      <w:ins w:id="11" w:author="Antonio Urselli" w:date="2024-08-07T11:04:00Z" w16du:dateUtc="2024-08-07T09:04:00Z">
        <w:r w:rsidRPr="00BB7648">
          <w:rPr>
            <w:rFonts w:ascii="Helvetica Neue" w:eastAsia="Helvetica Neue" w:hAnsi="Helvetica Neue" w:cs="Helvetica Neue"/>
            <w:color w:val="1D1C1D"/>
          </w:rPr>
          <w:t xml:space="preserve">Valica S.p.A. è stata assistita dallo studio legale </w:t>
        </w:r>
        <w:r w:rsidRPr="00BB7648">
          <w:rPr>
            <w:rFonts w:ascii="Helvetica Neue" w:eastAsia="Helvetica Neue" w:hAnsi="Helvetica Neue" w:cs="Helvetica Neue"/>
            <w:b/>
            <w:bCs/>
            <w:color w:val="1D1C1D"/>
            <w:rPrChange w:id="12" w:author="Antonio Urselli" w:date="2024-08-07T11:04:00Z" w16du:dateUtc="2024-08-07T09:04:00Z">
              <w:rPr>
                <w:rFonts w:ascii="Helvetica Neue" w:eastAsia="Helvetica Neue" w:hAnsi="Helvetica Neue" w:cs="Helvetica Neue"/>
                <w:color w:val="1D1C1D"/>
              </w:rPr>
            </w:rPrChange>
          </w:rPr>
          <w:t>Alma LED</w:t>
        </w:r>
        <w:r w:rsidRPr="00BB7648">
          <w:rPr>
            <w:rFonts w:ascii="Helvetica Neue" w:eastAsia="Helvetica Neue" w:hAnsi="Helvetica Neue" w:cs="Helvetica Neue"/>
            <w:color w:val="1D1C1D"/>
          </w:rPr>
          <w:t xml:space="preserve"> con </w:t>
        </w:r>
      </w:ins>
      <w:proofErr w:type="gramStart"/>
      <w:ins w:id="13" w:author="Antonio Urselli" w:date="2024-08-07T11:05:00Z" w16du:dateUtc="2024-08-07T09:05:00Z">
        <w:r>
          <w:rPr>
            <w:rFonts w:ascii="Helvetica Neue" w:eastAsia="Helvetica Neue" w:hAnsi="Helvetica Neue" w:cs="Helvetica Neue"/>
            <w:color w:val="1D1C1D"/>
          </w:rPr>
          <w:t>un</w:t>
        </w:r>
      </w:ins>
      <w:ins w:id="14" w:author="Antonio Urselli" w:date="2024-08-07T11:04:00Z" w16du:dateUtc="2024-08-07T09:04:00Z">
        <w:r w:rsidRPr="00BB7648">
          <w:rPr>
            <w:rFonts w:ascii="Helvetica Neue" w:eastAsia="Helvetica Neue" w:hAnsi="Helvetica Neue" w:cs="Helvetica Neue"/>
            <w:color w:val="1D1C1D"/>
          </w:rPr>
          <w:t xml:space="preserve"> team composto</w:t>
        </w:r>
        <w:proofErr w:type="gramEnd"/>
        <w:r w:rsidRPr="00BB7648">
          <w:rPr>
            <w:rFonts w:ascii="Helvetica Neue" w:eastAsia="Helvetica Neue" w:hAnsi="Helvetica Neue" w:cs="Helvetica Neue"/>
            <w:color w:val="1D1C1D"/>
          </w:rPr>
          <w:t xml:space="preserve"> dal Partner </w:t>
        </w:r>
        <w:r w:rsidRPr="00BB7648">
          <w:rPr>
            <w:rFonts w:ascii="Helvetica Neue" w:eastAsia="Helvetica Neue" w:hAnsi="Helvetica Neue" w:cs="Helvetica Neue"/>
            <w:b/>
            <w:bCs/>
            <w:color w:val="1D1C1D"/>
            <w:rPrChange w:id="15" w:author="Antonio Urselli" w:date="2024-08-07T11:05:00Z" w16du:dateUtc="2024-08-07T09:05:00Z">
              <w:rPr>
                <w:rFonts w:ascii="Helvetica Neue" w:eastAsia="Helvetica Neue" w:hAnsi="Helvetica Neue" w:cs="Helvetica Neue"/>
                <w:color w:val="1D1C1D"/>
              </w:rPr>
            </w:rPrChange>
          </w:rPr>
          <w:t>Roberto Nigro</w:t>
        </w:r>
        <w:r w:rsidRPr="00BB7648">
          <w:rPr>
            <w:rFonts w:ascii="Helvetica Neue" w:eastAsia="Helvetica Neue" w:hAnsi="Helvetica Neue" w:cs="Helvetica Neue"/>
            <w:color w:val="1D1C1D"/>
          </w:rPr>
          <w:t xml:space="preserve"> e dall’Associate </w:t>
        </w:r>
        <w:r w:rsidRPr="00BB7648">
          <w:rPr>
            <w:rFonts w:ascii="Helvetica Neue" w:eastAsia="Helvetica Neue" w:hAnsi="Helvetica Neue" w:cs="Helvetica Neue"/>
            <w:b/>
            <w:bCs/>
            <w:color w:val="1D1C1D"/>
            <w:rPrChange w:id="16" w:author="Antonio Urselli" w:date="2024-08-07T11:05:00Z" w16du:dateUtc="2024-08-07T09:05:00Z">
              <w:rPr>
                <w:rFonts w:ascii="Helvetica Neue" w:eastAsia="Helvetica Neue" w:hAnsi="Helvetica Neue" w:cs="Helvetica Neue"/>
                <w:color w:val="1D1C1D"/>
              </w:rPr>
            </w:rPrChange>
          </w:rPr>
          <w:t>Giordana Rossi</w:t>
        </w:r>
        <w:r w:rsidRPr="00BB7648">
          <w:rPr>
            <w:rFonts w:ascii="Helvetica Neue" w:eastAsia="Helvetica Neue" w:hAnsi="Helvetica Neue" w:cs="Helvetica Neue"/>
            <w:color w:val="1D1C1D"/>
          </w:rPr>
          <w:t xml:space="preserve"> per tutti gli aspetti legali dell’acquisizione.</w:t>
        </w:r>
      </w:ins>
    </w:p>
    <w:p w14:paraId="48D84D74" w14:textId="13B1FF4B" w:rsidR="00DB6C84" w:rsidRDefault="00000000">
      <w:pPr>
        <w:jc w:val="both"/>
        <w:rPr>
          <w:rFonts w:ascii="Helvetica Neue" w:eastAsia="Helvetica Neue" w:hAnsi="Helvetica Neue" w:cs="Helvetica Neue"/>
          <w:color w:val="1D1C1D"/>
        </w:rPr>
      </w:pPr>
      <w:del w:id="17" w:author="Antonio Urselli" w:date="2024-08-07T11:00:00Z" w16du:dateUtc="2024-08-07T09:00:00Z">
        <w:r w:rsidDel="00BB7648">
          <w:rPr>
            <w:rFonts w:ascii="Helvetica Neue" w:eastAsia="Helvetica Neue" w:hAnsi="Helvetica Neue" w:cs="Helvetica Neue"/>
            <w:color w:val="1D1C1D"/>
          </w:rPr>
          <w:delText xml:space="preserve">Parallelozero è stata affiancata anche da </w:delText>
        </w:r>
        <w:r w:rsidDel="00BB7648">
          <w:rPr>
            <w:rFonts w:ascii="Helvetica Neue" w:eastAsia="Helvetica Neue" w:hAnsi="Helvetica Neue" w:cs="Helvetica Neue"/>
            <w:b/>
            <w:color w:val="1D1C1D"/>
          </w:rPr>
          <w:delText>consulenti legali</w:delText>
        </w:r>
        <w:r w:rsidDel="00BB7648">
          <w:rPr>
            <w:rFonts w:ascii="Helvetica Neue" w:eastAsia="Helvetica Neue" w:hAnsi="Helvetica Neue" w:cs="Helvetica Neue"/>
            <w:color w:val="1D1C1D"/>
          </w:rPr>
          <w:delText xml:space="preserve"> dello </w:delText>
        </w:r>
        <w:r w:rsidDel="00BB7648">
          <w:rPr>
            <w:rFonts w:ascii="Helvetica Neue" w:eastAsia="Helvetica Neue" w:hAnsi="Helvetica Neue" w:cs="Helvetica Neue"/>
            <w:b/>
            <w:color w:val="1D1C1D"/>
          </w:rPr>
          <w:delText>studio Giovannelli e Associati</w:delText>
        </w:r>
      </w:del>
      <w:del w:id="18" w:author="Antonio Urselli" w:date="2024-08-07T11:03:00Z" w16du:dateUtc="2024-08-07T09:03:00Z">
        <w:r w:rsidDel="00BB7648">
          <w:rPr>
            <w:rFonts w:ascii="Helvetica Neue" w:eastAsia="Helvetica Neue" w:hAnsi="Helvetica Neue" w:cs="Helvetica Neue"/>
            <w:color w:val="1D1C1D"/>
          </w:rPr>
          <w:delText xml:space="preserve">, mentre Valica S.p.A. si è avvalsa della consulenza legale di </w:delText>
        </w:r>
        <w:r w:rsidDel="00BB7648">
          <w:rPr>
            <w:rFonts w:ascii="Helvetica Neue" w:eastAsia="Helvetica Neue" w:hAnsi="Helvetica Neue" w:cs="Helvetica Neue"/>
            <w:b/>
            <w:color w:val="1D1C1D"/>
          </w:rPr>
          <w:delText>Alma LED</w:delText>
        </w:r>
      </w:del>
      <w:r>
        <w:rPr>
          <w:rFonts w:ascii="Helvetica Neue" w:eastAsia="Helvetica Neue" w:hAnsi="Helvetica Neue" w:cs="Helvetica Neue"/>
          <w:color w:val="1D1C1D"/>
        </w:rPr>
        <w:t>.</w:t>
      </w:r>
    </w:p>
    <w:p w14:paraId="2D2049D0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4ABC6EE7" w14:textId="77777777" w:rsidR="00DB6C84" w:rsidRDefault="00000000">
      <w:pPr>
        <w:jc w:val="both"/>
        <w:rPr>
          <w:rFonts w:ascii="Helvetica Neue" w:eastAsia="Helvetica Neue" w:hAnsi="Helvetica Neue" w:cs="Helvetica Neue"/>
          <w:b/>
          <w:color w:val="1D1C1D"/>
        </w:rPr>
      </w:pPr>
      <w:r>
        <w:rPr>
          <w:rFonts w:ascii="Helvetica Neue" w:eastAsia="Helvetica Neue" w:hAnsi="Helvetica Neue" w:cs="Helvetica Neue"/>
          <w:b/>
          <w:color w:val="1D1C1D"/>
        </w:rPr>
        <w:t xml:space="preserve">I dettagli dell’acquisizione </w:t>
      </w:r>
    </w:p>
    <w:p w14:paraId="39F7728E" w14:textId="77777777" w:rsidR="00DB6C84" w:rsidRDefault="00DB6C84">
      <w:pPr>
        <w:jc w:val="both"/>
        <w:rPr>
          <w:rFonts w:ascii="Helvetica Neue" w:eastAsia="Helvetica Neue" w:hAnsi="Helvetica Neue" w:cs="Helvetica Neue"/>
          <w:b/>
          <w:color w:val="1D1C1D"/>
        </w:rPr>
      </w:pPr>
    </w:p>
    <w:p w14:paraId="64F274DF" w14:textId="77777777" w:rsidR="00DB6C84" w:rsidRDefault="00000000">
      <w:pPr>
        <w:jc w:val="both"/>
        <w:rPr>
          <w:rFonts w:ascii="Helvetica Neue" w:eastAsia="Helvetica Neue" w:hAnsi="Helvetica Neue" w:cs="Helvetica Neue"/>
          <w:color w:val="1D1C1D"/>
        </w:rPr>
      </w:pPr>
      <w:r>
        <w:rPr>
          <w:rFonts w:ascii="Helvetica Neue" w:eastAsia="Helvetica Neue" w:hAnsi="Helvetica Neue" w:cs="Helvetica Neue"/>
          <w:color w:val="1D1C1D"/>
        </w:rPr>
        <w:t xml:space="preserve">Grazie all’esperienza che </w:t>
      </w:r>
      <w:proofErr w:type="spellStart"/>
      <w:r>
        <w:rPr>
          <w:rFonts w:ascii="Helvetica Neue" w:eastAsia="Helvetica Neue" w:hAnsi="Helvetica Neue" w:cs="Helvetica Neue"/>
          <w:b/>
          <w:color w:val="1D1C1D"/>
        </w:rPr>
        <w:t>Parallelozero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 ha maturato negli ambiti di storytelling, video editing e podcast, oltre alla specializzazione raggiunta in Corporate </w:t>
      </w:r>
      <w:proofErr w:type="spellStart"/>
      <w:r>
        <w:rPr>
          <w:rFonts w:ascii="Helvetica Neue" w:eastAsia="Helvetica Neue" w:hAnsi="Helvetica Neue" w:cs="Helvetica Neue"/>
          <w:color w:val="1D1C1D"/>
        </w:rPr>
        <w:t>Communication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 e Corporate Journalism, l’agenzia - che </w:t>
      </w:r>
      <w:r>
        <w:rPr>
          <w:rFonts w:ascii="PT Sans" w:eastAsia="PT Sans" w:hAnsi="PT Sans" w:cs="PT Sans"/>
          <w:b/>
          <w:color w:val="1D1C1D"/>
        </w:rPr>
        <w:t xml:space="preserve">ha chiuso l’esercizio 2023 con circa €2.4m di fatturato </w:t>
      </w:r>
      <w:r>
        <w:rPr>
          <w:rFonts w:ascii="Helvetica Neue" w:eastAsia="Helvetica Neue" w:hAnsi="Helvetica Neue" w:cs="Helvetica Neue"/>
          <w:color w:val="1D1C1D"/>
        </w:rPr>
        <w:t xml:space="preserve">- sarà un concreto </w:t>
      </w:r>
      <w:r>
        <w:rPr>
          <w:rFonts w:ascii="Helvetica Neue" w:eastAsia="Helvetica Neue" w:hAnsi="Helvetica Neue" w:cs="Helvetica Neue"/>
          <w:b/>
          <w:color w:val="1D1C1D"/>
        </w:rPr>
        <w:t xml:space="preserve">supporto alle attività editoriali di Valica S.p.A. </w:t>
      </w:r>
      <w:r>
        <w:rPr>
          <w:rFonts w:ascii="Helvetica Neue" w:eastAsia="Helvetica Neue" w:hAnsi="Helvetica Neue" w:cs="Helvetica Neue"/>
          <w:color w:val="1D1C1D"/>
        </w:rPr>
        <w:t xml:space="preserve">e, con l’attuale portafoglio commerciale di cui dispone, rappresenterà per il Gruppo l’occasione di </w:t>
      </w:r>
      <w:r>
        <w:rPr>
          <w:rFonts w:ascii="Helvetica Neue" w:eastAsia="Helvetica Neue" w:hAnsi="Helvetica Neue" w:cs="Helvetica Neue"/>
          <w:b/>
          <w:color w:val="1D1C1D"/>
        </w:rPr>
        <w:t>valorizzare gli asset proprietari fisici e digitali</w:t>
      </w:r>
      <w:r>
        <w:rPr>
          <w:rFonts w:ascii="Helvetica Neue" w:eastAsia="Helvetica Neue" w:hAnsi="Helvetica Neue" w:cs="Helvetica Neue"/>
          <w:color w:val="1D1C1D"/>
        </w:rPr>
        <w:t xml:space="preserve">. Contestualmente, Valica S.p.A. sosterrà </w:t>
      </w:r>
      <w:proofErr w:type="spellStart"/>
      <w:r>
        <w:rPr>
          <w:rFonts w:ascii="Helvetica Neue" w:eastAsia="Helvetica Neue" w:hAnsi="Helvetica Neue" w:cs="Helvetica Neue"/>
          <w:color w:val="1D1C1D"/>
        </w:rPr>
        <w:t>Parallelozero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 nel raggiungimento di </w:t>
      </w:r>
      <w:r>
        <w:rPr>
          <w:rFonts w:ascii="Helvetica Neue" w:eastAsia="Helvetica Neue" w:hAnsi="Helvetica Neue" w:cs="Helvetica Neue"/>
          <w:b/>
          <w:color w:val="1D1C1D"/>
        </w:rPr>
        <w:t>migliori risultati economici e di crescita</w:t>
      </w:r>
      <w:r>
        <w:rPr>
          <w:rFonts w:ascii="Helvetica Neue" w:eastAsia="Helvetica Neue" w:hAnsi="Helvetica Neue" w:cs="Helvetica Neue"/>
          <w:color w:val="1D1C1D"/>
        </w:rPr>
        <w:t xml:space="preserve"> per i </w:t>
      </w:r>
      <w:del w:id="19" w:author="Antonio Urselli" w:date="2024-08-07T11:06:00Z" w16du:dateUtc="2024-08-07T09:06:00Z">
        <w:r w:rsidDel="00BB7648">
          <w:rPr>
            <w:rFonts w:ascii="Helvetica Neue" w:eastAsia="Helvetica Neue" w:hAnsi="Helvetica Neue" w:cs="Helvetica Neue"/>
            <w:color w:val="1D1C1D"/>
          </w:rPr>
          <w:delText xml:space="preserve"> </w:delText>
        </w:r>
      </w:del>
      <w:r>
        <w:rPr>
          <w:rFonts w:ascii="Helvetica Neue" w:eastAsia="Helvetica Neue" w:hAnsi="Helvetica Neue" w:cs="Helvetica Neue"/>
          <w:color w:val="1D1C1D"/>
        </w:rPr>
        <w:t>prossimi mesi attraverso servizi integrati per il cliente.</w:t>
      </w:r>
    </w:p>
    <w:p w14:paraId="447A6D32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  <w:highlight w:val="yellow"/>
        </w:rPr>
      </w:pPr>
    </w:p>
    <w:p w14:paraId="27BBFD5E" w14:textId="77777777" w:rsidR="00DB6C84" w:rsidRDefault="00000000">
      <w:pPr>
        <w:jc w:val="both"/>
        <w:rPr>
          <w:rFonts w:ascii="Helvetica Neue" w:eastAsia="Helvetica Neue" w:hAnsi="Helvetica Neue" w:cs="Helvetica Neue"/>
          <w:color w:val="1D1C1D"/>
        </w:rPr>
      </w:pPr>
      <w:r>
        <w:rPr>
          <w:rFonts w:ascii="Helvetica Neue" w:eastAsia="Helvetica Neue" w:hAnsi="Helvetica Neue" w:cs="Helvetica Neue"/>
          <w:color w:val="1D1C1D"/>
        </w:rPr>
        <w:lastRenderedPageBreak/>
        <w:t xml:space="preserve">In base all’accordo, </w:t>
      </w:r>
      <w:r>
        <w:rPr>
          <w:rFonts w:ascii="Helvetica Neue" w:eastAsia="Helvetica Neue" w:hAnsi="Helvetica Neue" w:cs="Helvetica Neue"/>
          <w:b/>
          <w:color w:val="1D1C1D"/>
        </w:rPr>
        <w:t xml:space="preserve">i soci operativi di </w:t>
      </w:r>
      <w:proofErr w:type="spellStart"/>
      <w:r>
        <w:rPr>
          <w:rFonts w:ascii="Helvetica Neue" w:eastAsia="Helvetica Neue" w:hAnsi="Helvetica Neue" w:cs="Helvetica Neue"/>
          <w:b/>
          <w:color w:val="1D1C1D"/>
        </w:rPr>
        <w:t>Parallelozero</w:t>
      </w:r>
      <w:proofErr w:type="spellEnd"/>
      <w:r>
        <w:rPr>
          <w:rFonts w:ascii="Helvetica Neue" w:eastAsia="Helvetica Neue" w:hAnsi="Helvetica Neue" w:cs="Helvetica Neue"/>
          <w:b/>
          <w:color w:val="1D1C1D"/>
        </w:rPr>
        <w:t xml:space="preserve"> e Davide Scagliola</w:t>
      </w:r>
      <w:r>
        <w:rPr>
          <w:rFonts w:ascii="Helvetica Neue" w:eastAsia="Helvetica Neue" w:hAnsi="Helvetica Neue" w:cs="Helvetica Neue"/>
          <w:color w:val="1D1C1D"/>
        </w:rPr>
        <w:t xml:space="preserve">, l’attuale CEO e </w:t>
      </w:r>
      <w:proofErr w:type="spellStart"/>
      <w:r>
        <w:rPr>
          <w:rFonts w:ascii="Helvetica Neue" w:eastAsia="Helvetica Neue" w:hAnsi="Helvetica Neue" w:cs="Helvetica Neue"/>
          <w:color w:val="1D1C1D"/>
        </w:rPr>
        <w:t>Managing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 Director, </w:t>
      </w:r>
      <w:r>
        <w:rPr>
          <w:rFonts w:ascii="Helvetica Neue" w:eastAsia="Helvetica Neue" w:hAnsi="Helvetica Neue" w:cs="Helvetica Neue"/>
          <w:b/>
          <w:color w:val="1D1C1D"/>
        </w:rPr>
        <w:t>continueranno a ricoprire i rispettivi ruoli all’interno dell’agenzia di comunicazione</w:t>
      </w:r>
      <w:r>
        <w:rPr>
          <w:rFonts w:ascii="Helvetica Neue" w:eastAsia="Helvetica Neue" w:hAnsi="Helvetica Neue" w:cs="Helvetica Neue"/>
          <w:color w:val="1D1C1D"/>
        </w:rPr>
        <w:t xml:space="preserve">: ciò permetterà alle due realtà di sfruttare al meglio le sinergie della collaborazione, </w:t>
      </w:r>
      <w:r>
        <w:rPr>
          <w:rFonts w:ascii="Helvetica Neue" w:eastAsia="Helvetica Neue" w:hAnsi="Helvetica Neue" w:cs="Helvetica Neue"/>
          <w:b/>
          <w:color w:val="1D1C1D"/>
        </w:rPr>
        <w:t>contribuendo alla reciproca crescita economica e professionale</w:t>
      </w:r>
      <w:r>
        <w:rPr>
          <w:rFonts w:ascii="Helvetica Neue" w:eastAsia="Helvetica Neue" w:hAnsi="Helvetica Neue" w:cs="Helvetica Neue"/>
          <w:color w:val="1D1C1D"/>
        </w:rPr>
        <w:t>.</w:t>
      </w:r>
    </w:p>
    <w:p w14:paraId="71F3CFB2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3173C39F" w14:textId="77777777" w:rsidR="00DB6C84" w:rsidRDefault="00000000">
      <w:pPr>
        <w:jc w:val="both"/>
        <w:rPr>
          <w:rFonts w:ascii="Helvetica Neue" w:eastAsia="Helvetica Neue" w:hAnsi="Helvetica Neue" w:cs="Helvetica Neue"/>
          <w:color w:val="1D1C1D"/>
        </w:rPr>
      </w:pPr>
      <w:r>
        <w:rPr>
          <w:rFonts w:ascii="Helvetica Neue" w:eastAsia="Helvetica Neue" w:hAnsi="Helvetica Neue" w:cs="Helvetica Neue"/>
          <w:color w:val="1D1C1D"/>
        </w:rPr>
        <w:t>“</w:t>
      </w:r>
      <w:r>
        <w:rPr>
          <w:rFonts w:ascii="Helvetica Neue" w:eastAsia="Helvetica Neue" w:hAnsi="Helvetica Neue" w:cs="Helvetica Neue"/>
          <w:i/>
          <w:color w:val="1D1C1D"/>
        </w:rPr>
        <w:t xml:space="preserve">Ant Capital ha affiancato </w:t>
      </w:r>
      <w:proofErr w:type="spellStart"/>
      <w:r>
        <w:rPr>
          <w:rFonts w:ascii="Helvetica Neue" w:eastAsia="Helvetica Neue" w:hAnsi="Helvetica Neue" w:cs="Helvetica Neue"/>
          <w:i/>
          <w:color w:val="1D1C1D"/>
        </w:rPr>
        <w:t>Parallelozero</w:t>
      </w:r>
      <w:proofErr w:type="spellEnd"/>
      <w:r>
        <w:rPr>
          <w:rFonts w:ascii="Helvetica Neue" w:eastAsia="Helvetica Neue" w:hAnsi="Helvetica Neue" w:cs="Helvetica Neue"/>
          <w:i/>
          <w:color w:val="1D1C1D"/>
        </w:rPr>
        <w:t xml:space="preserve"> nell’iter che l’ha portata a essere acquisita da Valica S.p.A.</w:t>
      </w:r>
      <w:r>
        <w:rPr>
          <w:rFonts w:ascii="Helvetica Neue" w:eastAsia="Helvetica Neue" w:hAnsi="Helvetica Neue" w:cs="Helvetica Neue"/>
          <w:color w:val="1D1C1D"/>
        </w:rPr>
        <w:t xml:space="preserve"> - commenta </w:t>
      </w:r>
      <w:r>
        <w:rPr>
          <w:rFonts w:ascii="Helvetica Neue" w:eastAsia="Helvetica Neue" w:hAnsi="Helvetica Neue" w:cs="Helvetica Neue"/>
          <w:b/>
          <w:color w:val="1D1C1D"/>
        </w:rPr>
        <w:t>Antonio Urselli</w:t>
      </w:r>
      <w:r>
        <w:rPr>
          <w:rFonts w:ascii="Helvetica Neue" w:eastAsia="Helvetica Neue" w:hAnsi="Helvetica Neue" w:cs="Helvetica Neue"/>
          <w:color w:val="1D1C1D"/>
        </w:rPr>
        <w:t xml:space="preserve">, </w:t>
      </w:r>
      <w:proofErr w:type="spellStart"/>
      <w:r>
        <w:rPr>
          <w:rFonts w:ascii="Helvetica Neue" w:eastAsia="Helvetica Neue" w:hAnsi="Helvetica Neue" w:cs="Helvetica Neue"/>
          <w:b/>
          <w:color w:val="1D1C1D"/>
        </w:rPr>
        <w:t>Founding</w:t>
      </w:r>
      <w:proofErr w:type="spellEnd"/>
      <w:r>
        <w:rPr>
          <w:rFonts w:ascii="Helvetica Neue" w:eastAsia="Helvetica Neue" w:hAnsi="Helvetica Neue" w:cs="Helvetica Neue"/>
          <w:b/>
          <w:color w:val="1D1C1D"/>
        </w:rPr>
        <w:t xml:space="preserve"> Partner &amp; </w:t>
      </w:r>
      <w:proofErr w:type="spellStart"/>
      <w:r>
        <w:rPr>
          <w:rFonts w:ascii="Helvetica Neue" w:eastAsia="Helvetica Neue" w:hAnsi="Helvetica Neue" w:cs="Helvetica Neue"/>
          <w:b/>
          <w:color w:val="1D1C1D"/>
        </w:rPr>
        <w:t>Managing</w:t>
      </w:r>
      <w:proofErr w:type="spellEnd"/>
      <w:r>
        <w:rPr>
          <w:rFonts w:ascii="Helvetica Neue" w:eastAsia="Helvetica Neue" w:hAnsi="Helvetica Neue" w:cs="Helvetica Neue"/>
          <w:b/>
          <w:color w:val="1D1C1D"/>
        </w:rPr>
        <w:t xml:space="preserve"> Director </w:t>
      </w:r>
      <w:r>
        <w:rPr>
          <w:rFonts w:ascii="Helvetica Neue" w:eastAsia="Helvetica Neue" w:hAnsi="Helvetica Neue" w:cs="Helvetica Neue"/>
          <w:color w:val="1D1C1D"/>
        </w:rPr>
        <w:t xml:space="preserve">di </w:t>
      </w:r>
      <w:r>
        <w:rPr>
          <w:rFonts w:ascii="Helvetica Neue" w:eastAsia="Helvetica Neue" w:hAnsi="Helvetica Neue" w:cs="Helvetica Neue"/>
          <w:b/>
          <w:color w:val="1D1C1D"/>
        </w:rPr>
        <w:t xml:space="preserve">Ant Capital </w:t>
      </w:r>
      <w:r>
        <w:rPr>
          <w:rFonts w:ascii="Helvetica Neue" w:eastAsia="Helvetica Neue" w:hAnsi="Helvetica Neue" w:cs="Helvetica Neue"/>
          <w:color w:val="1D1C1D"/>
        </w:rPr>
        <w:t xml:space="preserve">- </w:t>
      </w:r>
      <w:r>
        <w:rPr>
          <w:rFonts w:ascii="Helvetica Neue" w:eastAsia="Helvetica Neue" w:hAnsi="Helvetica Neue" w:cs="Helvetica Neue"/>
          <w:i/>
          <w:color w:val="1D1C1D"/>
        </w:rPr>
        <w:t xml:space="preserve">Grazie a </w:t>
      </w:r>
      <w:proofErr w:type="gramStart"/>
      <w:r>
        <w:rPr>
          <w:rFonts w:ascii="Helvetica Neue" w:eastAsia="Helvetica Neue" w:hAnsi="Helvetica Neue" w:cs="Helvetica Neue"/>
          <w:i/>
          <w:color w:val="1D1C1D"/>
        </w:rPr>
        <w:t>un team</w:t>
      </w:r>
      <w:proofErr w:type="gramEnd"/>
      <w:r>
        <w:rPr>
          <w:rFonts w:ascii="Helvetica Neue" w:eastAsia="Helvetica Neue" w:hAnsi="Helvetica Neue" w:cs="Helvetica Neue"/>
          <w:i/>
          <w:color w:val="1D1C1D"/>
        </w:rPr>
        <w:t xml:space="preserve"> di advisor esperti, anche in collaborazione con consulenti legali, abbiamo supportato </w:t>
      </w:r>
      <w:proofErr w:type="spellStart"/>
      <w:r>
        <w:rPr>
          <w:rFonts w:ascii="Helvetica Neue" w:eastAsia="Helvetica Neue" w:hAnsi="Helvetica Neue" w:cs="Helvetica Neue"/>
          <w:i/>
          <w:color w:val="1D1C1D"/>
        </w:rPr>
        <w:t>Parallelozero</w:t>
      </w:r>
      <w:proofErr w:type="spellEnd"/>
      <w:r>
        <w:rPr>
          <w:rFonts w:ascii="Helvetica Neue" w:eastAsia="Helvetica Neue" w:hAnsi="Helvetica Neue" w:cs="Helvetica Neue"/>
          <w:i/>
          <w:color w:val="1D1C1D"/>
        </w:rPr>
        <w:t xml:space="preserve"> nel corso di tutto il processo. Siamo certi che l’accordo tra </w:t>
      </w:r>
      <w:proofErr w:type="spellStart"/>
      <w:r>
        <w:rPr>
          <w:rFonts w:ascii="Helvetica Neue" w:eastAsia="Helvetica Neue" w:hAnsi="Helvetica Neue" w:cs="Helvetica Neue"/>
          <w:i/>
          <w:color w:val="1D1C1D"/>
        </w:rPr>
        <w:t>Parallelozero</w:t>
      </w:r>
      <w:proofErr w:type="spellEnd"/>
      <w:r>
        <w:rPr>
          <w:rFonts w:ascii="Helvetica Neue" w:eastAsia="Helvetica Neue" w:hAnsi="Helvetica Neue" w:cs="Helvetica Neue"/>
          <w:i/>
          <w:color w:val="1D1C1D"/>
        </w:rPr>
        <w:t xml:space="preserve"> e Valica S.p.A. si tradurrà in un sodalizio fruttuoso per il gruppo, da un punto di vista economico e soprattutto strategico di lungo periodo</w:t>
      </w:r>
      <w:r>
        <w:rPr>
          <w:rFonts w:ascii="Helvetica Neue" w:eastAsia="Helvetica Neue" w:hAnsi="Helvetica Neue" w:cs="Helvetica Neue"/>
          <w:color w:val="1D1C1D"/>
        </w:rPr>
        <w:t xml:space="preserve">”. </w:t>
      </w:r>
    </w:p>
    <w:p w14:paraId="41246A3A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2D0C0724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417AC246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1D7BDB3D" w14:textId="77777777" w:rsidR="00DB6C8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40" w:line="240" w:lineRule="auto"/>
        <w:ind w:left="-283" w:right="-607"/>
        <w:jc w:val="both"/>
        <w:rPr>
          <w:rFonts w:ascii="Helvetica Neue" w:eastAsia="Helvetica Neue" w:hAnsi="Helvetica Neue" w:cs="Helvetica Neue"/>
          <w:b/>
          <w:color w:val="999999"/>
          <w:sz w:val="18"/>
          <w:szCs w:val="18"/>
        </w:rPr>
      </w:pPr>
      <w:r>
        <w:rPr>
          <w:rFonts w:ascii="Helvetica Neue" w:eastAsia="Helvetica Neue" w:hAnsi="Helvetica Neue" w:cs="Helvetica Neue"/>
          <w:b/>
          <w:color w:val="999999"/>
          <w:sz w:val="18"/>
          <w:szCs w:val="18"/>
        </w:rPr>
        <w:t>Contatti</w:t>
      </w:r>
    </w:p>
    <w:p w14:paraId="3396648A" w14:textId="77777777" w:rsidR="00DB6C8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40" w:line="240" w:lineRule="auto"/>
        <w:ind w:left="-283" w:right="-607"/>
        <w:jc w:val="both"/>
        <w:rPr>
          <w:rFonts w:ascii="Helvetica Neue" w:eastAsia="Helvetica Neue" w:hAnsi="Helvetica Neue" w:cs="Helvetica Neue"/>
          <w:b/>
          <w:color w:val="999999"/>
          <w:sz w:val="18"/>
          <w:szCs w:val="18"/>
        </w:rPr>
      </w:pPr>
      <w:r>
        <w:rPr>
          <w:rFonts w:ascii="Helvetica Neue" w:eastAsia="Helvetica Neue" w:hAnsi="Helvetica Neue" w:cs="Helvetica Neue"/>
          <w:b/>
          <w:color w:val="999999"/>
          <w:sz w:val="18"/>
          <w:szCs w:val="18"/>
        </w:rPr>
        <w:t xml:space="preserve">Ufficio Stampa </w:t>
      </w:r>
      <w:proofErr w:type="spellStart"/>
      <w:r>
        <w:rPr>
          <w:rFonts w:ascii="Helvetica Neue" w:eastAsia="Helvetica Neue" w:hAnsi="Helvetica Neue" w:cs="Helvetica Neue"/>
          <w:b/>
          <w:color w:val="999999"/>
          <w:sz w:val="18"/>
          <w:szCs w:val="18"/>
        </w:rPr>
        <w:t>Kudos</w:t>
      </w:r>
      <w:proofErr w:type="spellEnd"/>
    </w:p>
    <w:p w14:paraId="2B9BD082" w14:textId="77777777" w:rsidR="00DB6C84" w:rsidRDefault="00000000">
      <w:pPr>
        <w:spacing w:line="240" w:lineRule="auto"/>
        <w:ind w:left="-283" w:right="-607"/>
        <w:jc w:val="both"/>
        <w:rPr>
          <w:rFonts w:ascii="Helvetica Neue" w:eastAsia="Helvetica Neue" w:hAnsi="Helvetica Neue" w:cs="Helvetica Neue"/>
          <w:color w:val="999999"/>
          <w:sz w:val="18"/>
          <w:szCs w:val="18"/>
        </w:rPr>
      </w:pPr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Carlotta Ruocco                      </w:t>
      </w:r>
      <w:hyperlink r:id="rId6">
        <w:r w:rsidR="00DB6C84">
          <w:rPr>
            <w:rFonts w:ascii="Helvetica Neue" w:eastAsia="Helvetica Neue" w:hAnsi="Helvetica Neue" w:cs="Helvetica Neue"/>
            <w:color w:val="999999"/>
            <w:sz w:val="18"/>
            <w:szCs w:val="18"/>
          </w:rPr>
          <w:t>carlotta.ruocco@saykudos.co</w:t>
        </w:r>
      </w:hyperlink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 - +39 340 224 6098</w:t>
      </w:r>
    </w:p>
    <w:p w14:paraId="139AE4EB" w14:textId="77777777" w:rsidR="00DB6C84" w:rsidRDefault="00000000">
      <w:pPr>
        <w:spacing w:line="240" w:lineRule="auto"/>
        <w:jc w:val="both"/>
        <w:rPr>
          <w:rFonts w:ascii="Helvetica Neue" w:eastAsia="Helvetica Neue" w:hAnsi="Helvetica Neue" w:cs="Helvetica Neue"/>
          <w:color w:val="999999"/>
          <w:sz w:val="18"/>
          <w:szCs w:val="18"/>
        </w:rPr>
      </w:pPr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Ilaria Tacchino                         </w:t>
      </w:r>
      <w:hyperlink r:id="rId7">
        <w:r w:rsidR="00DB6C84">
          <w:rPr>
            <w:rFonts w:ascii="Helvetica Neue" w:eastAsia="Helvetica Neue" w:hAnsi="Helvetica Neue" w:cs="Helvetica Neue"/>
            <w:color w:val="999999"/>
            <w:sz w:val="18"/>
            <w:szCs w:val="18"/>
          </w:rPr>
          <w:t>ilaria.tacchino@saykudos.co</w:t>
        </w:r>
      </w:hyperlink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 - +39 331 342 1908</w:t>
      </w:r>
    </w:p>
    <w:p w14:paraId="384CCF1B" w14:textId="77777777" w:rsidR="00DB6C84" w:rsidRDefault="00000000">
      <w:pPr>
        <w:spacing w:line="240" w:lineRule="auto"/>
        <w:ind w:left="-283"/>
        <w:jc w:val="both"/>
        <w:rPr>
          <w:rFonts w:ascii="Helvetica Neue" w:eastAsia="Helvetica Neue" w:hAnsi="Helvetica Neue" w:cs="Helvetica Neue"/>
          <w:color w:val="999999"/>
          <w:sz w:val="18"/>
          <w:szCs w:val="18"/>
        </w:rPr>
      </w:pPr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Bruna Coppolino                     </w:t>
      </w:r>
      <w:hyperlink r:id="rId8">
        <w:r w:rsidR="00DB6C84">
          <w:rPr>
            <w:rFonts w:ascii="Helvetica Neue" w:eastAsia="Helvetica Neue" w:hAnsi="Helvetica Neue" w:cs="Helvetica Neue"/>
            <w:color w:val="999999"/>
            <w:sz w:val="18"/>
            <w:szCs w:val="18"/>
          </w:rPr>
          <w:t>bruna@saykudos.co</w:t>
        </w:r>
      </w:hyperlink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 - +39 349 821 8547</w:t>
      </w:r>
    </w:p>
    <w:p w14:paraId="75B22070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4D935C87" w14:textId="77777777" w:rsidR="00DB6C84" w:rsidRDefault="00DB6C84">
      <w:pPr>
        <w:jc w:val="both"/>
        <w:rPr>
          <w:rFonts w:ascii="Helvetica Neue" w:eastAsia="Helvetica Neue" w:hAnsi="Helvetica Neue" w:cs="Helvetica Neue"/>
          <w:b/>
          <w:color w:val="999999"/>
          <w:sz w:val="18"/>
          <w:szCs w:val="18"/>
        </w:rPr>
      </w:pPr>
    </w:p>
    <w:p w14:paraId="295179FE" w14:textId="77777777" w:rsidR="00DB6C84" w:rsidRDefault="00000000">
      <w:pPr>
        <w:jc w:val="both"/>
        <w:rPr>
          <w:rFonts w:ascii="Helvetica Neue" w:eastAsia="Helvetica Neue" w:hAnsi="Helvetica Neue" w:cs="Helvetica Neue"/>
          <w:color w:val="999999"/>
          <w:sz w:val="18"/>
          <w:szCs w:val="18"/>
        </w:rPr>
      </w:pPr>
      <w:r>
        <w:rPr>
          <w:rFonts w:ascii="Helvetica Neue" w:eastAsia="Helvetica Neue" w:hAnsi="Helvetica Neue" w:cs="Helvetica Neue"/>
          <w:b/>
          <w:color w:val="999999"/>
          <w:sz w:val="18"/>
          <w:szCs w:val="18"/>
        </w:rPr>
        <w:t xml:space="preserve">About Ant Capital </w:t>
      </w:r>
    </w:p>
    <w:p w14:paraId="35C1BBAC" w14:textId="77777777" w:rsidR="00DB6C84" w:rsidRDefault="00DB6C84">
      <w:pPr>
        <w:jc w:val="both"/>
        <w:rPr>
          <w:rFonts w:ascii="Helvetica Neue" w:eastAsia="Helvetica Neue" w:hAnsi="Helvetica Neue" w:cs="Helvetica Neue"/>
          <w:color w:val="999999"/>
          <w:sz w:val="18"/>
          <w:szCs w:val="18"/>
        </w:rPr>
      </w:pPr>
    </w:p>
    <w:p w14:paraId="64498A60" w14:textId="77777777" w:rsidR="00DB6C84" w:rsidRDefault="00000000">
      <w:pPr>
        <w:jc w:val="both"/>
        <w:rPr>
          <w:rFonts w:ascii="Helvetica Neue" w:eastAsia="Helvetica Neue" w:hAnsi="Helvetica Neue" w:cs="Helvetica Neue"/>
          <w:color w:val="999999"/>
          <w:sz w:val="18"/>
          <w:szCs w:val="18"/>
        </w:rPr>
      </w:pPr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Ant Capital, è una società indipendente di </w:t>
      </w:r>
      <w:proofErr w:type="spellStart"/>
      <w:r>
        <w:rPr>
          <w:rFonts w:ascii="Helvetica Neue" w:eastAsia="Helvetica Neue" w:hAnsi="Helvetica Neue" w:cs="Helvetica Neue"/>
          <w:color w:val="999999"/>
          <w:sz w:val="18"/>
          <w:szCs w:val="18"/>
        </w:rPr>
        <w:t>Advisory</w:t>
      </w:r>
      <w:proofErr w:type="spellEnd"/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 &amp; Corporate Finance fondata nel 2016, con un focus sul mercato Small e Medium Cap. La società è specializzata nello studio e realizzazione di operazioni di finanza straordinaria (M&amp;A), quotazioni in borsa e operazioni sul mercato dei capitali (IPO), privatizzazioni, private placement e riorganizzazione finanziaria e societaria di imprese e di gruppi sia italiani che esteri.</w:t>
      </w:r>
    </w:p>
    <w:p w14:paraId="744E7D5B" w14:textId="77777777" w:rsidR="00DB6C84" w:rsidRDefault="00DB6C84">
      <w:pPr>
        <w:jc w:val="both"/>
        <w:rPr>
          <w:rFonts w:ascii="Helvetica Neue" w:eastAsia="Helvetica Neue" w:hAnsi="Helvetica Neue" w:cs="Helvetica Neue"/>
          <w:color w:val="999999"/>
          <w:sz w:val="18"/>
          <w:szCs w:val="18"/>
        </w:rPr>
      </w:pPr>
    </w:p>
    <w:p w14:paraId="022C0F43" w14:textId="77777777" w:rsidR="00DB6C84" w:rsidRDefault="00000000">
      <w:pPr>
        <w:jc w:val="both"/>
        <w:rPr>
          <w:rFonts w:ascii="Helvetica Neue" w:eastAsia="Helvetica Neue" w:hAnsi="Helvetica Neue" w:cs="Helvetica Neue"/>
          <w:color w:val="999999"/>
          <w:sz w:val="18"/>
          <w:szCs w:val="18"/>
        </w:rPr>
      </w:pPr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Ant Capital beneficia di un accesso privilegiato a società industriali e di servizi in Europa e nel resto del mondo, grazie al suo network internazionale. Inoltre, Ant Capital si è dotata di un </w:t>
      </w:r>
      <w:proofErr w:type="spellStart"/>
      <w:r>
        <w:rPr>
          <w:rFonts w:ascii="Helvetica Neue" w:eastAsia="Helvetica Neue" w:hAnsi="Helvetica Neue" w:cs="Helvetica Neue"/>
          <w:color w:val="999999"/>
          <w:sz w:val="18"/>
          <w:szCs w:val="18"/>
        </w:rPr>
        <w:t>Advisory</w:t>
      </w:r>
      <w:proofErr w:type="spellEnd"/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 Board composto da top manager ed ex imprenditori con esperienze rilevanti in settori industriali specifici, con l’obiettivo di supportare le attività di Corporate Finance apportando una </w:t>
      </w:r>
      <w:proofErr w:type="spellStart"/>
      <w:r>
        <w:rPr>
          <w:rFonts w:ascii="Helvetica Neue" w:eastAsia="Helvetica Neue" w:hAnsi="Helvetica Neue" w:cs="Helvetica Neue"/>
          <w:color w:val="999999"/>
          <w:sz w:val="18"/>
          <w:szCs w:val="18"/>
        </w:rPr>
        <w:t>view</w:t>
      </w:r>
      <w:proofErr w:type="spellEnd"/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 privilegiata ed esperta sullo specifico segmento di mercato.</w:t>
      </w:r>
    </w:p>
    <w:p w14:paraId="6F5232E9" w14:textId="77777777" w:rsidR="00DB6C84" w:rsidRDefault="00DB6C84">
      <w:pPr>
        <w:jc w:val="both"/>
        <w:rPr>
          <w:rFonts w:ascii="Helvetica Neue" w:eastAsia="Helvetica Neue" w:hAnsi="Helvetica Neue" w:cs="Helvetica Neue"/>
          <w:color w:val="999999"/>
          <w:sz w:val="18"/>
          <w:szCs w:val="18"/>
        </w:rPr>
      </w:pPr>
    </w:p>
    <w:p w14:paraId="3F780FFB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7C09D9FC" w14:textId="77777777" w:rsidR="00DB6C84" w:rsidRDefault="00DB6C84">
      <w:pPr>
        <w:spacing w:line="240" w:lineRule="auto"/>
        <w:jc w:val="both"/>
        <w:rPr>
          <w:rFonts w:ascii="Helvetica Neue" w:eastAsia="Helvetica Neue" w:hAnsi="Helvetica Neue" w:cs="Helvetica Neue"/>
          <w:color w:val="1D1C1D"/>
        </w:rPr>
      </w:pPr>
    </w:p>
    <w:p w14:paraId="20FC9588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150134FC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6A5A7253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2AE0BEA2" w14:textId="77777777" w:rsidR="00DB6C84" w:rsidRDefault="00DB6C84">
      <w:pPr>
        <w:rPr>
          <w:rFonts w:ascii="Helvetica Neue" w:eastAsia="Helvetica Neue" w:hAnsi="Helvetica Neue" w:cs="Helvetica Neue"/>
          <w:color w:val="1D1C1D"/>
        </w:rPr>
      </w:pPr>
    </w:p>
    <w:p w14:paraId="0AFE1696" w14:textId="77777777" w:rsidR="00DB6C84" w:rsidRDefault="00DB6C84">
      <w:pPr>
        <w:jc w:val="center"/>
        <w:rPr>
          <w:rFonts w:ascii="Helvetica Neue" w:eastAsia="Helvetica Neue" w:hAnsi="Helvetica Neue" w:cs="Helvetica Neue"/>
          <w:color w:val="1D1C1D"/>
          <w:sz w:val="20"/>
          <w:szCs w:val="20"/>
        </w:rPr>
      </w:pPr>
    </w:p>
    <w:p w14:paraId="50B521C7" w14:textId="77777777" w:rsidR="00DB6C84" w:rsidRDefault="00DB6C84">
      <w:pPr>
        <w:rPr>
          <w:rFonts w:ascii="Helvetica Neue" w:eastAsia="Helvetica Neue" w:hAnsi="Helvetica Neue" w:cs="Helvetica Neue"/>
          <w:color w:val="1D1C1D"/>
        </w:rPr>
      </w:pPr>
    </w:p>
    <w:p w14:paraId="4FDDAC5A" w14:textId="77777777" w:rsidR="00DB6C84" w:rsidRDefault="00DB6C84">
      <w:pPr>
        <w:rPr>
          <w:rFonts w:ascii="Helvetica Neue" w:eastAsia="Helvetica Neue" w:hAnsi="Helvetica Neue" w:cs="Helvetica Neue"/>
          <w:i/>
          <w:color w:val="1D1C1D"/>
          <w:sz w:val="23"/>
          <w:szCs w:val="23"/>
          <w:shd w:val="clear" w:color="auto" w:fill="F8F8F8"/>
        </w:rPr>
      </w:pPr>
    </w:p>
    <w:p w14:paraId="0629E977" w14:textId="77777777" w:rsidR="00DB6C84" w:rsidRDefault="00DB6C84">
      <w:pPr>
        <w:rPr>
          <w:rFonts w:ascii="Helvetica Neue" w:eastAsia="Helvetica Neue" w:hAnsi="Helvetica Neue" w:cs="Helvetica Neue"/>
          <w:i/>
          <w:color w:val="1D1C1D"/>
          <w:sz w:val="23"/>
          <w:szCs w:val="23"/>
          <w:shd w:val="clear" w:color="auto" w:fill="F8F8F8"/>
        </w:rPr>
      </w:pPr>
    </w:p>
    <w:p w14:paraId="10EE3BDF" w14:textId="77777777" w:rsidR="00DB6C84" w:rsidRDefault="00DB6C84">
      <w:pPr>
        <w:rPr>
          <w:rFonts w:ascii="Helvetica Neue" w:eastAsia="Helvetica Neue" w:hAnsi="Helvetica Neue" w:cs="Helvetica Neue"/>
          <w:i/>
          <w:color w:val="1D1C1D"/>
          <w:sz w:val="20"/>
          <w:szCs w:val="20"/>
          <w:shd w:val="clear" w:color="auto" w:fill="F8F8F8"/>
        </w:rPr>
      </w:pPr>
    </w:p>
    <w:p w14:paraId="1E7B91FC" w14:textId="77777777" w:rsidR="00DB6C84" w:rsidRDefault="00DB6C84">
      <w:pPr>
        <w:rPr>
          <w:rFonts w:ascii="Helvetica Neue" w:eastAsia="Helvetica Neue" w:hAnsi="Helvetica Neue" w:cs="Helvetica Neue"/>
          <w:i/>
          <w:color w:val="1D1C1D"/>
          <w:sz w:val="23"/>
          <w:szCs w:val="23"/>
          <w:shd w:val="clear" w:color="auto" w:fill="F8F8F8"/>
        </w:rPr>
      </w:pPr>
    </w:p>
    <w:sectPr w:rsidR="00DB6C84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C5DAA" w14:textId="77777777" w:rsidR="009A5A38" w:rsidRDefault="009A5A38">
      <w:pPr>
        <w:spacing w:line="240" w:lineRule="auto"/>
      </w:pPr>
      <w:r>
        <w:separator/>
      </w:r>
    </w:p>
  </w:endnote>
  <w:endnote w:type="continuationSeparator" w:id="0">
    <w:p w14:paraId="692BBCAA" w14:textId="77777777" w:rsidR="009A5A38" w:rsidRDefault="009A5A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7678F362-7BE5-484C-AEB5-38A472AEE9CC}"/>
    <w:embedBold r:id="rId2" w:fontKey="{3A5E560C-1A2E-4DA4-9D7B-E2E328926028}"/>
    <w:embedItalic r:id="rId3" w:fontKey="{4C1A2F65-52A6-400E-AE50-C36DDE6D37A0}"/>
  </w:font>
  <w:font w:name="PT Sans">
    <w:charset w:val="00"/>
    <w:family w:val="swiss"/>
    <w:pitch w:val="variable"/>
    <w:sig w:usb0="A00002EF" w:usb1="5000204B" w:usb2="00000000" w:usb3="00000000" w:csb0="00000097" w:csb1="00000000"/>
    <w:embedRegular r:id="rId4" w:fontKey="{9F7AAB24-8AA0-4A12-850E-2791196F8D4E}"/>
    <w:embedBold r:id="rId5" w:fontKey="{EF57B3F8-10D0-45B8-B8C2-AFF93926A80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1C3DF30A-7986-4ADC-AC6E-FAE65731B3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B338AC7-AC32-48BC-86C7-963C9CA64FE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4EC6C" w14:textId="77777777" w:rsidR="009A5A38" w:rsidRDefault="009A5A38">
      <w:pPr>
        <w:spacing w:line="240" w:lineRule="auto"/>
      </w:pPr>
      <w:r>
        <w:separator/>
      </w:r>
    </w:p>
  </w:footnote>
  <w:footnote w:type="continuationSeparator" w:id="0">
    <w:p w14:paraId="66B322D1" w14:textId="77777777" w:rsidR="009A5A38" w:rsidRDefault="009A5A3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D58FF" w14:textId="77777777" w:rsidR="00DB6C84" w:rsidRDefault="00000000">
    <w:pPr>
      <w:jc w:val="center"/>
    </w:pPr>
    <w:r>
      <w:rPr>
        <w:noProof/>
      </w:rPr>
      <w:drawing>
        <wp:inline distT="114300" distB="114300" distL="114300" distR="114300" wp14:anchorId="50313FAA" wp14:editId="0C642BF6">
          <wp:extent cx="1854037" cy="39609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54037" cy="3960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43BF2AB" w14:textId="77777777" w:rsidR="00DB6C84" w:rsidRDefault="00DB6C84">
    <w:pPr>
      <w:jc w:val="center"/>
    </w:pPr>
  </w:p>
  <w:p w14:paraId="6AD987A0" w14:textId="77777777" w:rsidR="00DB6C84" w:rsidRDefault="00DB6C84"/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tonio Urselli">
    <w15:presenceInfo w15:providerId="AD" w15:userId="S::antonio.urselli@antcapitalsrl.onmicrosoft.com::3004af32-420a-45da-b2e8-4d50f3d720b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trackRevisions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C84"/>
    <w:rsid w:val="00065563"/>
    <w:rsid w:val="001558FD"/>
    <w:rsid w:val="006F0E31"/>
    <w:rsid w:val="009A5A38"/>
    <w:rsid w:val="00AF6844"/>
    <w:rsid w:val="00B44FCF"/>
    <w:rsid w:val="00BA1DA1"/>
    <w:rsid w:val="00BB7648"/>
    <w:rsid w:val="00BF75B9"/>
    <w:rsid w:val="00D24B98"/>
    <w:rsid w:val="00DB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AA388"/>
  <w15:docId w15:val="{FE6988AF-7336-469D-AF48-706BF727B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e">
    <w:name w:val="Revision"/>
    <w:hidden/>
    <w:uiPriority w:val="99"/>
    <w:semiHidden/>
    <w:rsid w:val="00BB7648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runa@saykudos.c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ilaria@saykudos.co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arlotta.ruocco@saykudos.co" TargetMode="Externa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668</Words>
  <Characters>3813</Characters>
  <Application>Microsoft Office Word</Application>
  <DocSecurity>0</DocSecurity>
  <Lines>31</Lines>
  <Paragraphs>8</Paragraphs>
  <ScaleCrop>false</ScaleCrop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 Urselli</dc:creator>
  <cp:lastModifiedBy>Segreteria</cp:lastModifiedBy>
  <cp:revision>2</cp:revision>
  <dcterms:created xsi:type="dcterms:W3CDTF">2025-05-26T16:33:00Z</dcterms:created>
  <dcterms:modified xsi:type="dcterms:W3CDTF">2025-05-26T16:33:00Z</dcterms:modified>
</cp:coreProperties>
</file>